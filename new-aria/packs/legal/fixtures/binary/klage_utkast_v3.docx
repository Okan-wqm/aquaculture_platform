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KLAGE PÅ LEVERANSE – UTKAST v3</w:t>
      </w:r>
    </w:p>
    <w:p>
      <w:r>
        <w:t xml:space="preserve">Fra: Bergen Eiendom ASA v/ advokat Kari Nordmann</w:t>
      </w:r>
    </w:p>
    <w:p>
      <w:r>
        <w:t xml:space="preserve">Til: Nordlys Entreprenør AS</w:t>
      </w:r>
    </w:p>
    <w:p>
      <w:r>
        <w:t xml:space="preserve">Dato: 6. mars 2024</w:t>
      </w:r>
    </w:p>
    <w:p>
      <w:r>
        <w:t>Vi viser til avtale av 15.01.2024</w:t>
      </w:r>
      <w:r>
        <w:tab/>
      </w:r>
      <w:r>
        <w:t>og faktura 2024-001.</w:t>
      </w:r>
    </w:p>
    <w:tbl>
      <w:tr>
        <w:tc>
          <w:p>
            <w:r>
              <w:t xml:space="preserve">Post</w:t>
            </w:r>
          </w:p>
        </w:tc>
        <w:tc>
          <w:p>
            <w:r>
              <w:t xml:space="preserve">Beløp</w:t>
            </w:r>
          </w:p>
        </w:tc>
      </w:tr>
      <w:tr>
        <w:tc>
          <w:p>
            <w:r>
              <w:t xml:space="preserve">Prisavslag milepæl 2</w:t>
            </w:r>
          </w:p>
        </w:tc>
        <w:tc>
          <w:p>
            <w:r>
              <w:t xml:space="preserve">NOK 1 200 000</w:t>
            </w:r>
          </w:p>
        </w:tc>
      </w:tr>
      <w:tr>
        <w:tc>
          <w:p>
            <w:r>
              <w:t xml:space="preserve">Dagmulkt 01.03.2024–31.03.2024</w:t>
            </w:r>
          </w:p>
        </w:tc>
        <w:tc>
          <w:p>
            <w:r>
              <w:t xml:space="preserve">NOK 230 175</w:t>
            </w:r>
          </w:p>
        </w:tc>
      </w:tr>
    </w:tbl>
    <w:p>
      <w:r>
        <w:t xml:space="preserve">Svarfrist: 20.03.2024.</w:t>
      </w:r>
    </w:p>
    <w:p>
      <w:ins w:author="KN" w:date="2024-03-06T10:00:00Z">
        <w:r>
          <w:t>Nytt i v3: krav om dagmulkt.</w:t>
        </w:r>
      </w:ins>
      <w:del w:author="KN" w:date="2024-03-06T10:00:00Z">
        <w:r>
          <w:delText>Gammel setning fjernet.</w:delText>
        </w:r>
      </w:del>
    </w:p>
    <w:sectPr/>
  </w:body>
</w:document>
</file>

<file path=word/header1.xml><?xml version="1.0" encoding="utf-8"?>
<w:hdr xmlns:w="http://schemas.openxmlformats.org/wordprocessingml/2006/main">
  <w:p>
    <w:r>
      <w:t xml:space="preserve">Sak 24-001 – konfidensielt</w:t>
    </w:r>
  </w:p>
</w:hdr>
</file>

<file path=word/_rels/document.xml.rels><?xml version="1.0" encoding="UTF-8"?><Relationships xmlns="http://schemas.openxmlformats.org/package/2006/relationships"><Relationship Id="rId1" Type="http://schemas.openxmlformats.org/officeDocument/2006/relationships/header" Target="header1.xml"/></Relationships>
</file>